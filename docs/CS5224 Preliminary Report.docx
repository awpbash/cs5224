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0.8661417322827"/>
        <w:jc w:val="center"/>
        <w:rPr/>
      </w:pPr>
      <w:r w:rsidDel="00000000" w:rsidR="00000000" w:rsidRPr="00000000">
        <w:rPr/>
        <w:drawing>
          <wp:inline distB="114300" distT="114300" distL="114300" distR="114300">
            <wp:extent cx="5243513" cy="324888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43513" cy="324888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CS5224 Group Project Report</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536.95312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06">
            <w:pPr>
              <w:spacing w:line="240" w:lineRule="auto"/>
              <w:ind w:left="-20" w:righ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07">
            <w:pPr>
              <w:spacing w:line="240" w:lineRule="auto"/>
              <w:ind w:left="-20" w:right="-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Matriculation Number</w:t>
            </w:r>
          </w:p>
        </w:tc>
      </w:tr>
      <w:tr>
        <w:trPr>
          <w:cantSplit w:val="0"/>
          <w:trHeight w:val="495.35999999999996"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Fariz Bin Mohammad Yusri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A0249554U</w:t>
            </w:r>
          </w:p>
        </w:tc>
      </w:tr>
      <w:tr>
        <w:trPr>
          <w:cantSplit w:val="0"/>
          <w:trHeight w:val="495.35999999999996"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 Jun Wei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A0252142U</w:t>
            </w:r>
          </w:p>
        </w:tc>
      </w:tr>
      <w:tr>
        <w:trPr>
          <w:cantSplit w:val="0"/>
          <w:trHeight w:val="495.35999999999996"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0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Peng Siang Ling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A0319335A</w:t>
            </w:r>
            <w:r w:rsidDel="00000000" w:rsidR="00000000" w:rsidRPr="00000000">
              <w:rPr>
                <w:rtl w:val="0"/>
              </w:rPr>
            </w:r>
          </w:p>
        </w:tc>
      </w:tr>
      <w:tr>
        <w:trPr>
          <w:cantSplit w:val="0"/>
          <w:trHeight w:val="495.35999999999996"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Rasyiqah binte Shaik Mohamed Salim</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A0204205Y</w:t>
            </w:r>
          </w:p>
        </w:tc>
      </w:tr>
      <w:tr>
        <w:trPr>
          <w:cantSplit w:val="0"/>
          <w:trHeight w:val="495.35999999999996"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 Hua Swen</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A0216984R</w:t>
            </w:r>
          </w:p>
        </w:tc>
      </w:tr>
      <w:tr>
        <w:trPr>
          <w:cantSplit w:val="0"/>
          <w:trHeight w:val="495.35999999999996"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Tseng, Yung Yi</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center"/>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A0318929M</w:t>
            </w:r>
          </w:p>
        </w:tc>
      </w:tr>
    </w:tbl>
    <w:p w:rsidR="00000000" w:rsidDel="00000000" w:rsidP="00000000" w:rsidRDefault="00000000" w:rsidRPr="00000000" w14:paraId="00000014">
      <w:pPr>
        <w:rPr>
          <w:sz w:val="15"/>
          <w:szCs w:val="15"/>
        </w:rPr>
      </w:pPr>
      <w:r w:rsidDel="00000000" w:rsidR="00000000" w:rsidRPr="00000000">
        <w:rPr>
          <w:rtl w:val="0"/>
        </w:rPr>
      </w:r>
    </w:p>
    <w:p w:rsidR="00000000" w:rsidDel="00000000" w:rsidP="00000000" w:rsidRDefault="00000000" w:rsidRPr="00000000" w14:paraId="00000015">
      <w:pPr>
        <w:rPr>
          <w:sz w:val="15"/>
          <w:szCs w:val="15"/>
        </w:rPr>
        <w:sectPr>
          <w:headerReference r:id="rId8"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rPr>
          <w:sz w:val="15"/>
          <w:szCs w:val="15"/>
        </w:rPr>
      </w:pPr>
      <w:r w:rsidDel="00000000" w:rsidR="00000000" w:rsidRPr="00000000">
        <w:rPr>
          <w:sz w:val="15"/>
          <w:szCs w:val="15"/>
          <w:rtl w:val="0"/>
        </w:rPr>
        <w:t xml:space="preserve">(1) Motivation/Business Case – problem statement and formulation, purpose and target users of your service, comparison with other services, etc.</w:t>
      </w:r>
    </w:p>
    <w:p w:rsidR="00000000" w:rsidDel="00000000" w:rsidP="00000000" w:rsidRDefault="00000000" w:rsidRPr="00000000" w14:paraId="00000017">
      <w:pPr>
        <w:rPr>
          <w:sz w:val="15"/>
          <w:szCs w:val="15"/>
        </w:rPr>
      </w:pPr>
      <w:r w:rsidDel="00000000" w:rsidR="00000000" w:rsidRPr="00000000">
        <w:rPr>
          <w:sz w:val="15"/>
          <w:szCs w:val="15"/>
          <w:rtl w:val="0"/>
        </w:rPr>
        <w:t xml:space="preserve">(2) Business Model – will this be free or revenue-generating? If so, how? Compare and justify your SaaS with an on-premise implementation of the same in the final report.</w:t>
      </w:r>
    </w:p>
    <w:p w:rsidR="00000000" w:rsidDel="00000000" w:rsidP="00000000" w:rsidRDefault="00000000" w:rsidRPr="00000000" w14:paraId="00000018">
      <w:pPr>
        <w:rPr>
          <w:sz w:val="15"/>
          <w:szCs w:val="15"/>
        </w:rPr>
      </w:pPr>
      <w:r w:rsidDel="00000000" w:rsidR="00000000" w:rsidRPr="00000000">
        <w:rPr>
          <w:sz w:val="15"/>
          <w:szCs w:val="15"/>
          <w:rtl w:val="0"/>
        </w:rPr>
        <w:t xml:space="preserve">(3) Architecture &amp; Implementation – discuss your SaaS in more detail, such as, design, algorithms, implementation, requirements, user journey, etc. In the preliminary report, this can be an initial plan.</w:t>
      </w:r>
    </w:p>
    <w:p w:rsidR="00000000" w:rsidDel="00000000" w:rsidP="00000000" w:rsidRDefault="00000000" w:rsidRPr="00000000" w14:paraId="00000019">
      <w:pPr>
        <w:rPr>
          <w:sz w:val="15"/>
          <w:szCs w:val="15"/>
        </w:rPr>
      </w:pPr>
      <w:r w:rsidDel="00000000" w:rsidR="00000000" w:rsidRPr="00000000">
        <w:rPr>
          <w:sz w:val="15"/>
          <w:szCs w:val="15"/>
          <w:rtl w:val="0"/>
        </w:rPr>
        <w:t xml:space="preserve">(4) Evaluation – how do you know your SaaS works well? Discuss how you evaluated your SaaS. In the preliminary report, this can be an evaluation plan.</w:t>
      </w:r>
    </w:p>
    <w:p w:rsidR="00000000" w:rsidDel="00000000" w:rsidP="00000000" w:rsidRDefault="00000000" w:rsidRPr="00000000" w14:paraId="0000001A">
      <w:pPr>
        <w:rPr>
          <w:sz w:val="15"/>
          <w:szCs w:val="15"/>
        </w:rPr>
      </w:pPr>
      <w:r w:rsidDel="00000000" w:rsidR="00000000" w:rsidRPr="00000000">
        <w:rPr>
          <w:sz w:val="15"/>
          <w:szCs w:val="15"/>
          <w:rtl w:val="0"/>
        </w:rPr>
        <w:t xml:space="preserve">(5) Conclusion &amp; Future work (if any).</w:t>
      </w:r>
    </w:p>
    <w:p w:rsidR="00000000" w:rsidDel="00000000" w:rsidP="00000000" w:rsidRDefault="00000000" w:rsidRPr="00000000" w14:paraId="0000001B">
      <w:pPr>
        <w:rPr>
          <w:sz w:val="15"/>
          <w:szCs w:val="15"/>
        </w:rPr>
      </w:pPr>
      <w:r w:rsidDel="00000000" w:rsidR="00000000" w:rsidRPr="00000000">
        <w:rPr>
          <w:sz w:val="15"/>
          <w:szCs w:val="15"/>
          <w:rtl w:val="0"/>
        </w:rPr>
        <w:t xml:space="preserve">(6) Code Explanation (required) – similar to a README, this contains information on your code base. It should also include a public URL which links to your code base. This URL should be accessible until the time your marks and feedback are released. This section is not needed for the preliminary report.</w:t>
      </w:r>
    </w:p>
    <w:p w:rsidR="00000000" w:rsidDel="00000000" w:rsidP="00000000" w:rsidRDefault="00000000" w:rsidRPr="00000000" w14:paraId="0000001C">
      <w:pPr>
        <w:rPr>
          <w:sz w:val="15"/>
          <w:szCs w:val="15"/>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 Business Model</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2.X Competitor Cost Comparison (on-cloud)</w:t>
      </w:r>
      <w:r w:rsidDel="00000000" w:rsidR="00000000" w:rsidRPr="00000000">
        <w:rPr>
          <w:rtl w:val="0"/>
        </w:rPr>
      </w:r>
    </w:p>
    <w:tbl>
      <w:tblPr>
        <w:tblStyle w:val="Table2"/>
        <w:tblW w:w="1042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830"/>
        <w:gridCol w:w="2830"/>
        <w:gridCol w:w="2830"/>
        <w:tblGridChange w:id="0">
          <w:tblGrid>
            <w:gridCol w:w="1935"/>
            <w:gridCol w:w="2830"/>
            <w:gridCol w:w="2830"/>
            <w:gridCol w:w="2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RetailMind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SageMaker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Tiered subscription + usage quotas for overages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Pay-as-you-use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Subscription + credit system for overages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Entry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available for trial users and micro retailers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usage available for the first 2 months, with additional charges based on vCPU and memory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available, but service is limited to vision models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predictability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p w:rsidR="00000000" w:rsidDel="00000000" w:rsidP="00000000" w:rsidRDefault="00000000" w:rsidRPr="00000000" w14:paraId="0000002D">
            <w:pPr>
              <w:numPr>
                <w:ilvl w:val="0"/>
                <w:numId w:val="8"/>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monthly subscription </w:t>
            </w:r>
          </w:p>
          <w:p w:rsidR="00000000" w:rsidDel="00000000" w:rsidP="00000000" w:rsidRDefault="00000000" w:rsidRPr="00000000" w14:paraId="0000002E">
            <w:pPr>
              <w:numPr>
                <w:ilvl w:val="0"/>
                <w:numId w:val="8"/>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Transparent costs for potential overages before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p w:rsidR="00000000" w:rsidDel="00000000" w:rsidP="00000000" w:rsidRDefault="00000000" w:rsidRPr="00000000" w14:paraId="00000030">
            <w:pPr>
              <w:numPr>
                <w:ilvl w:val="0"/>
                <w:numId w:val="6"/>
              </w:numPr>
              <w:spacing w:line="240" w:lineRule="auto"/>
              <w:ind w:left="45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Session hours and processing/ training hours are charged separately → easy to overspend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 </w:t>
            </w:r>
          </w:p>
          <w:p w:rsidR="00000000" w:rsidDel="00000000" w:rsidP="00000000" w:rsidRDefault="00000000" w:rsidRPr="00000000" w14:paraId="00000032">
            <w:pPr>
              <w:numPr>
                <w:ilvl w:val="0"/>
                <w:numId w:val="18"/>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subscription tier pricings are predictable</w:t>
            </w:r>
          </w:p>
          <w:p w:rsidR="00000000" w:rsidDel="00000000" w:rsidP="00000000" w:rsidRDefault="00000000" w:rsidRPr="00000000" w14:paraId="00000033">
            <w:pPr>
              <w:numPr>
                <w:ilvl w:val="0"/>
                <w:numId w:val="18"/>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Auto-billing for actual resources and overages used during 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Representative cost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Growth plan</w:t>
            </w:r>
          </w:p>
          <w:p w:rsidR="00000000" w:rsidDel="00000000" w:rsidP="00000000" w:rsidRDefault="00000000" w:rsidRPr="00000000" w14:paraId="00000036">
            <w:pPr>
              <w:numPr>
                <w:ilvl w:val="0"/>
                <w:numId w:val="15"/>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users </w:t>
            </w:r>
          </w:p>
          <w:p w:rsidR="00000000" w:rsidDel="00000000" w:rsidP="00000000" w:rsidRDefault="00000000" w:rsidRPr="00000000" w14:paraId="00000037">
            <w:pPr>
              <w:numPr>
                <w:ilvl w:val="0"/>
                <w:numId w:val="15"/>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jobs per month</w:t>
            </w:r>
          </w:p>
          <w:p w:rsidR="00000000" w:rsidDel="00000000" w:rsidP="00000000" w:rsidRDefault="00000000" w:rsidRPr="00000000" w14:paraId="00000038">
            <w:pPr>
              <w:numPr>
                <w:ilvl w:val="0"/>
                <w:numId w:val="15"/>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Pay-per-use</w:t>
            </w:r>
          </w:p>
          <w:p w:rsidR="00000000" w:rsidDel="00000000" w:rsidP="00000000" w:rsidRDefault="00000000" w:rsidRPr="00000000" w14:paraId="0000003A">
            <w:pPr>
              <w:numPr>
                <w:ilvl w:val="0"/>
                <w:numId w:val="17"/>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data scientists; 1 notebook instance, 2 hours per day, 20 days per month, 6 training jobs per month</w:t>
            </w:r>
          </w:p>
          <w:p w:rsidR="00000000" w:rsidDel="00000000" w:rsidP="00000000" w:rsidRDefault="00000000" w:rsidRPr="00000000" w14:paraId="0000003B">
            <w:pPr>
              <w:numPr>
                <w:ilvl w:val="0"/>
                <w:numId w:val="17"/>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$9.67 base cost per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 plan</w:t>
            </w:r>
          </w:p>
          <w:p w:rsidR="00000000" w:rsidDel="00000000" w:rsidP="00000000" w:rsidRDefault="00000000" w:rsidRPr="00000000" w14:paraId="0000003D">
            <w:pPr>
              <w:numPr>
                <w:ilvl w:val="0"/>
                <w:numId w:val="12"/>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users</w:t>
            </w:r>
          </w:p>
          <w:p w:rsidR="00000000" w:rsidDel="00000000" w:rsidP="00000000" w:rsidRDefault="00000000" w:rsidRPr="00000000" w14:paraId="0000003E">
            <w:pPr>
              <w:numPr>
                <w:ilvl w:val="0"/>
                <w:numId w:val="12"/>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credits per month</w:t>
            </w:r>
          </w:p>
          <w:p w:rsidR="00000000" w:rsidDel="00000000" w:rsidP="00000000" w:rsidRDefault="00000000" w:rsidRPr="00000000" w14:paraId="0000003F">
            <w:pPr>
              <w:numPr>
                <w:ilvl w:val="0"/>
                <w:numId w:val="12"/>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 per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Retail SME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General-purpose ML</w:t>
            </w:r>
          </w:p>
          <w:p w:rsidR="00000000" w:rsidDel="00000000" w:rsidP="00000000" w:rsidRDefault="00000000" w:rsidRPr="00000000" w14:paraId="00000043">
            <w:pPr>
              <w:numPr>
                <w:ilvl w:val="0"/>
                <w:numId w:val="1"/>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be used in any domain, but requires data preparation and knowledge of the AWS ecosystem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vision models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barrier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p w:rsidR="00000000" w:rsidDel="00000000" w:rsidP="00000000" w:rsidRDefault="00000000" w:rsidRPr="00000000" w14:paraId="00000047">
            <w:pPr>
              <w:numPr>
                <w:ilvl w:val="0"/>
                <w:numId w:val="19"/>
              </w:numPr>
              <w:spacing w:line="240" w:lineRule="auto"/>
              <w:ind w:left="45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Chatbot-driven framing → no ML expertise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p w:rsidR="00000000" w:rsidDel="00000000" w:rsidP="00000000" w:rsidRDefault="00000000" w:rsidRPr="00000000" w14:paraId="00000049">
            <w:pPr>
              <w:numPr>
                <w:ilvl w:val="0"/>
                <w:numId w:val="9"/>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No-code interface, but users need to handle data preparation on their own and know how to operate within AWS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p w:rsidR="00000000" w:rsidDel="00000000" w:rsidP="00000000" w:rsidRDefault="00000000" w:rsidRPr="00000000" w14:paraId="0000004B">
            <w:pPr>
              <w:numPr>
                <w:ilvl w:val="0"/>
                <w:numId w:val="3"/>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and annotate your own data</w:t>
            </w:r>
          </w:p>
          <w:p w:rsidR="00000000" w:rsidDel="00000000" w:rsidP="00000000" w:rsidRDefault="00000000" w:rsidRPr="00000000" w14:paraId="0000004C">
            <w:pPr>
              <w:numPr>
                <w:ilvl w:val="0"/>
                <w:numId w:val="3"/>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your own workflow</w:t>
            </w:r>
          </w:p>
          <w:p w:rsidR="00000000" w:rsidDel="00000000" w:rsidP="00000000" w:rsidRDefault="00000000" w:rsidRPr="00000000" w14:paraId="0000004D">
            <w:pPr>
              <w:numPr>
                <w:ilvl w:val="0"/>
                <w:numId w:val="3"/>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 your own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Multi-user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 to 3 (Growth plan)</w:t>
            </w:r>
          </w:p>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Unlimited (Pro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Per-user session charges</w:t>
            </w:r>
          </w:p>
          <w:p w:rsidR="00000000" w:rsidDel="00000000" w:rsidP="00000000" w:rsidRDefault="00000000" w:rsidRPr="00000000" w14:paraId="00000052">
            <w:pPr>
              <w:numPr>
                <w:ilvl w:val="0"/>
                <w:numId w:val="4"/>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scales according to team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 dependent</w:t>
            </w:r>
          </w:p>
          <w:p w:rsidR="00000000" w:rsidDel="00000000" w:rsidP="00000000" w:rsidRDefault="00000000" w:rsidRPr="00000000" w14:paraId="00000054">
            <w:pPr>
              <w:numPr>
                <w:ilvl w:val="0"/>
                <w:numId w:val="10"/>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users (Free/public)</w:t>
            </w:r>
          </w:p>
          <w:p w:rsidR="00000000" w:rsidDel="00000000" w:rsidP="00000000" w:rsidRDefault="00000000" w:rsidRPr="00000000" w14:paraId="00000055">
            <w:pPr>
              <w:numPr>
                <w:ilvl w:val="0"/>
                <w:numId w:val="10"/>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users (Core)</w:t>
            </w:r>
          </w:p>
          <w:p w:rsidR="00000000" w:rsidDel="00000000" w:rsidP="00000000" w:rsidRDefault="00000000" w:rsidRPr="00000000" w14:paraId="00000056">
            <w:pPr>
              <w:numPr>
                <w:ilvl w:val="0"/>
                <w:numId w:val="10"/>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Unlimited (Enterprise)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Singapore region (ap-southeast-1)</w:t>
            </w:r>
          </w:p>
          <w:p w:rsidR="00000000" w:rsidDel="00000000" w:rsidP="00000000" w:rsidRDefault="00000000" w:rsidRPr="00000000" w14:paraId="00000059">
            <w:pPr>
              <w:numPr>
                <w:ilvl w:val="0"/>
                <w:numId w:val="13"/>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stays in-country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Configurable, but requires explicit setup in AWS before usage due to broader AWS ecosystem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configurable for most plans</w:t>
            </w:r>
          </w:p>
          <w:p w:rsidR="00000000" w:rsidDel="00000000" w:rsidP="00000000" w:rsidRDefault="00000000" w:rsidRPr="00000000" w14:paraId="0000005C">
            <w:pPr>
              <w:numPr>
                <w:ilvl w:val="0"/>
                <w:numId w:val="5"/>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US-hosted by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Idle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Near zero</w:t>
            </w:r>
          </w:p>
          <w:p w:rsidR="00000000" w:rsidDel="00000000" w:rsidP="00000000" w:rsidRDefault="00000000" w:rsidRPr="00000000" w14:paraId="0000005F">
            <w:pPr>
              <w:numPr>
                <w:ilvl w:val="0"/>
                <w:numId w:val="16"/>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Serverless architecture scales to zero when not in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 if logged out</w:t>
            </w:r>
          </w:p>
          <w:p w:rsidR="00000000" w:rsidDel="00000000" w:rsidP="00000000" w:rsidRDefault="00000000" w:rsidRPr="00000000" w14:paraId="00000061">
            <w:pPr>
              <w:numPr>
                <w:ilvl w:val="0"/>
                <w:numId w:val="2"/>
              </w:numPr>
              <w:spacing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analysts forget to log out or leave the session running, per-hour session fees are charged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monthly base subscription regardless of usage</w:t>
            </w:r>
          </w:p>
        </w:tc>
      </w:tr>
    </w:tbl>
    <w:p w:rsidR="00000000" w:rsidDel="00000000" w:rsidP="00000000" w:rsidRDefault="00000000" w:rsidRPr="00000000" w14:paraId="0000006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 Architecture &amp; Implementation – discuss your SaaS in more detail, such as, design, algorithms, implementation, requirements, user journey, etc. In the preliminary report, this can be an initial plan.</w:t>
      </w:r>
    </w:p>
    <w:p w:rsidR="00000000" w:rsidDel="00000000" w:rsidP="00000000" w:rsidRDefault="00000000" w:rsidRPr="00000000" w14:paraId="00000067">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 Evaluation – how do you know your SaaS works well? Discuss how you evaluated your SaaS. In the preliminary report, this can be an evaluation plan.</w:t>
      </w:r>
    </w:p>
    <w:p w:rsidR="00000000" w:rsidDel="00000000" w:rsidP="00000000" w:rsidRDefault="00000000" w:rsidRPr="00000000" w14:paraId="00000068">
      <w:pPr>
        <w:rPr>
          <w:rFonts w:ascii="Times New Roman" w:cs="Times New Roman" w:eastAsia="Times New Roman" w:hAnsi="Times New Roman"/>
          <w:sz w:val="15"/>
          <w:szCs w:val="15"/>
          <w:u w:val="singl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15"/>
          <w:szCs w:val="15"/>
          <w:u w:val="singl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 Architecture &amp; Implementation</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SaaS platform, RetailMind, leverages a serverless-first architecture deployed on AWS infrastructure within the Asia Pacific (Singapore) region. The system is designed with multi-availability zone replication to ensure high availability while maintaining data residency within Singapore's borders for compliance and security requirements/concerns. </w:t>
      </w:r>
    </w:p>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58511" cy="2194812"/>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58511" cy="2194812"/>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X: AWS Cloud Architecture </w:t>
      </w:r>
    </w:p>
    <w:p w:rsidR="00000000" w:rsidDel="00000000" w:rsidP="00000000" w:rsidRDefault="00000000" w:rsidRPr="00000000" w14:paraId="0000006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3.1 System Design and Architectural Rationale </w:t>
      </w:r>
    </w:p>
    <w:p w:rsidR="00000000" w:rsidDel="00000000" w:rsidP="00000000" w:rsidRDefault="00000000" w:rsidRPr="00000000" w14:paraId="0000006F">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utilise a serverless architecture for two key reasons: Firstly, as we are first starting with this application, metrics to predict usage and scaling are unreliable, and it is difficult for us to estimate baseline traffic levels or peak workloads. A serverless platform lets us scale compute resources on demand and allows us to handle sudden spikes without manual configuration. Secondly, a serverless application is ideal for our business solution as it is event-driven workloads. We do not require continuous 24/7 compute resources as our ML operations (uploading data, requesting model training and generating visualisation) occur only when triggered by user actions. </w:t>
      </w:r>
    </w:p>
    <w:p w:rsidR="00000000" w:rsidDel="00000000" w:rsidP="00000000" w:rsidRDefault="00000000" w:rsidRPr="00000000" w14:paraId="00000070">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may decide to migrate to a server-based architecture once we have established usage metrics and a baseline usage rate that helps us to generate autoscaling policies on EC2, as well as get a better estimate of cost metrics to compare the cost of serverless to server for this decision.</w:t>
      </w:r>
    </w:p>
    <w:p w:rsidR="00000000" w:rsidDel="00000000" w:rsidP="00000000" w:rsidRDefault="00000000" w:rsidRPr="00000000" w14:paraId="0000007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3.1.1 Core Components and Services</w:t>
      </w:r>
    </w:p>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X: Core Services </w:t>
      </w:r>
    </w:p>
    <w:tbl>
      <w:tblPr>
        <w:tblStyle w:val="Table3"/>
        <w:tblpPr w:leftFromText="180" w:rightFromText="180" w:topFromText="180" w:bottomFromText="180" w:vertAnchor="text" w:horzAnchor="text" w:tblpX="0" w:tblpY="0"/>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945"/>
        <w:gridCol w:w="3945"/>
        <w:tblGridChange w:id="0">
          <w:tblGrid>
            <w:gridCol w:w="2100"/>
            <w:gridCol w:w="3945"/>
            <w:gridCol w:w="3945"/>
          </w:tblGrid>
        </w:tblGridChange>
      </w:tblGrid>
      <w:tr>
        <w:trPr>
          <w:cantSplit w:val="0"/>
          <w:tblHeader w:val="0"/>
        </w:trPr>
        <w:tc>
          <w:tcPr/>
          <w:p w:rsidR="00000000" w:rsidDel="00000000" w:rsidP="00000000" w:rsidRDefault="00000000" w:rsidRPr="00000000" w14:paraId="00000073">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Service</w:t>
            </w:r>
          </w:p>
        </w:tc>
        <w:tc>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Function</w:t>
            </w:r>
          </w:p>
        </w:tc>
        <w:tc>
          <w:tcPr/>
          <w:p w:rsidR="00000000" w:rsidDel="00000000" w:rsidP="00000000" w:rsidRDefault="00000000" w:rsidRPr="00000000" w14:paraId="0000007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Rationale for Selection </w:t>
            </w:r>
          </w:p>
        </w:tc>
      </w:tr>
      <w:tr>
        <w:trPr>
          <w:cantSplit w:val="0"/>
          <w:tblHeader w:val="0"/>
        </w:trPr>
        <w:tc>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Amazon Cognito</w:t>
            </w:r>
          </w:p>
        </w:tc>
        <w:tc>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 and authorisation </w:t>
            </w:r>
          </w:p>
        </w:tc>
        <w:tc>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Built-in security, scalability, and compliance</w:t>
            </w:r>
          </w:p>
        </w:tc>
      </w:tr>
      <w:tr>
        <w:trPr>
          <w:cantSplit w:val="0"/>
          <w:tblHeader w:val="0"/>
        </w:trPr>
        <w:tc>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CloudFront + S3</w:t>
            </w:r>
          </w:p>
        </w:tc>
        <w:tc>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React app delivery (static hosting)</w:t>
            </w:r>
          </w:p>
        </w:tc>
        <w:tc>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Better control over configuration and costs</w:t>
            </w:r>
          </w:p>
        </w:tc>
      </w:tr>
      <w:tr>
        <w:trPr>
          <w:cantSplit w:val="0"/>
          <w:tblHeader w:val="0"/>
        </w:trPr>
        <w:tc>
          <w:tcPr/>
          <w:p w:rsidR="00000000" w:rsidDel="00000000" w:rsidP="00000000" w:rsidRDefault="00000000" w:rsidRPr="00000000" w14:paraId="0000007C">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API Gateway</w:t>
            </w:r>
          </w:p>
        </w:tc>
        <w:tc>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 HTTPs entry point and routes requests to lambda functions</w:t>
            </w:r>
          </w:p>
        </w:tc>
        <w:tc>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Centralized security, throttling, and monitoring</w:t>
            </w:r>
          </w:p>
        </w:tc>
      </w:tr>
      <w:tr>
        <w:trPr>
          <w:cantSplit w:val="0"/>
          <w:tblHeader w:val="0"/>
        </w:trPr>
        <w:tc>
          <w:tcPr/>
          <w:p w:rsidR="00000000" w:rsidDel="00000000" w:rsidP="00000000" w:rsidRDefault="00000000" w:rsidRPr="00000000" w14:paraId="0000007F">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AWS Lambda</w:t>
            </w:r>
          </w:p>
        </w:tc>
        <w:tc>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API layer (this contains all our application routes and logic)</w:t>
            </w:r>
          </w:p>
        </w:tc>
        <w:tc>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Cost-effective for short-duration requests</w:t>
            </w:r>
          </w:p>
        </w:tc>
      </w:tr>
      <w:tr>
        <w:trPr>
          <w:cantSplit w:val="0"/>
          <w:tblHeader w:val="0"/>
        </w:trPr>
        <w:tc>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bCs w:val="1"/>
                <w:sz w:val="20"/>
                <w:szCs w:val="20"/>
              </w:rPr>
            </w:pPr>
            <w:commentRangeStart w:id="0"/>
            <w:r w:rsidDel="00000000" w:rsidR="00000000" w:rsidRPr="00000000">
              <w:rPr>
                <w:rFonts w:ascii="Times New Roman" w:cs="Times New Roman" w:eastAsia="Times New Roman" w:hAnsi="Times New Roman"/>
                <w:b w:val="1"/>
                <w:bCs w:val="1"/>
                <w:sz w:val="20"/>
                <w:szCs w:val="20"/>
                <w:rtl w:val="0"/>
              </w:rPr>
              <w:t xml:space="preserve">AWS Step Functions</w:t>
            </w:r>
          </w:p>
        </w:tc>
        <w:tc>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 Workflow Orchestration</w:t>
            </w:r>
          </w:p>
        </w:tc>
        <w:tc>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Stateful management of ML pipelines with built-in retry logic</w:t>
            </w:r>
          </w:p>
        </w:tc>
      </w:tr>
      <w:tr>
        <w:trPr>
          <w:cantSplit w:val="0"/>
          <w:tblHeader w:val="0"/>
        </w:trPr>
        <w:tc>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sz w:val="20"/>
                <w:szCs w:val="20"/>
              </w:rPr>
            </w:pP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20"/>
                <w:szCs w:val="20"/>
                <w:rtl w:val="0"/>
              </w:rPr>
              <w:t xml:space="preserve">AWS Fargate</w:t>
            </w:r>
          </w:p>
        </w:tc>
        <w:tc>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Containerised python workers for ML model training (&gt;15 mins job)</w:t>
            </w:r>
          </w:p>
        </w:tc>
        <w:tc>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server management, automatic scaling, pay-per-use</w:t>
            </w:r>
          </w:p>
        </w:tc>
      </w:tr>
      <w:tr>
        <w:trPr>
          <w:cantSplit w:val="0"/>
          <w:tblHeader w:val="0"/>
        </w:trPr>
        <w:tc>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Amazon S3</w:t>
            </w:r>
          </w:p>
        </w:tc>
        <w:tc>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user data, datasets and others (dashboard, job records)</w:t>
            </w:r>
          </w:p>
        </w:tc>
        <w:tc>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Virtually unlimited scalability, integrated with AWS ecosystem</w:t>
            </w:r>
          </w:p>
        </w:tc>
      </w:tr>
      <w:tr>
        <w:trPr>
          <w:cantSplit w:val="0"/>
          <w:tblHeader w:val="0"/>
        </w:trPr>
        <w:tc>
          <w:tcPr/>
          <w:p w:rsidR="00000000" w:rsidDel="00000000" w:rsidP="00000000" w:rsidRDefault="00000000" w:rsidRPr="00000000" w14:paraId="0000008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DynamoDB</w:t>
            </w:r>
          </w:p>
        </w:tc>
        <w:tc>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Metadata for datasets, user preferences, system configuration </w:t>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NoSQL flexibility, serverless scaling, lower latency for metadata queries</w:t>
            </w:r>
          </w:p>
        </w:tc>
      </w:tr>
      <w:tr>
        <w:trPr>
          <w:cantSplit w:val="0"/>
          <w:trHeight w:val="467.252197265625" w:hRule="atLeast"/>
          <w:tblHeader w:val="0"/>
        </w:trPr>
        <w:tc>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Amazon Bedrock</w:t>
            </w:r>
          </w:p>
        </w:tc>
        <w:tc>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visualisation and conversational AI interface </w:t>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Regional availability with integrated AWS security </w:t>
            </w:r>
          </w:p>
        </w:tc>
      </w:tr>
    </w:tbl>
    <w:p w:rsidR="00000000" w:rsidDel="00000000" w:rsidP="00000000" w:rsidRDefault="00000000" w:rsidRPr="00000000" w14:paraId="00000091">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3.2 Architecture Implementation</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architecture is event-driven, enabling asynchronous processing to handle long-running ML training tasks without blocking the user interface. The frontend uses React webpage served via CloudFront, with backend logic handled by AWS Lambda acting as the API layer, where API calls are routed through Amazon API Gateway. Users will authenticate through Amazon Cognito. We separate the data storage into Amazon S3 for user-uploaded datasets and ML model artefacts (eg. plots, learned weights/parameters..) as well as Amazon DynamoDB for structured metadata. We use AWS Fargate containers to handle long-running ML training jobs which will be triggered via Amazon SQS. </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Lambda serves as our backend API layer, this allows us to auto-scale and have a pay-per-use flexibility into our application. This keeps our costs low as we do not need a server. As our application may run long-running ML models that exceed 15 minutes, we instead run ML model training jobs as python containers (scikit-learn) on AWS Fargate, </w:t>
      </w:r>
      <w:ins w:author="Fariz Yusri" w:id="0" w:date="2026-04-01T17:08:10Z">
        <w:r w:rsidDel="00000000" w:rsidR="00000000" w:rsidRPr="00000000">
          <w:rPr>
            <w:rFonts w:ascii="Times New Roman" w:cs="Times New Roman" w:eastAsia="Times New Roman" w:hAnsi="Times New Roman"/>
            <w:sz w:val="24"/>
            <w:szCs w:val="24"/>
            <w:rtl w:val="0"/>
            <w:rPrChange w:author="Fariz Yusri" w:id="1" w:date="2026-04-01T17:08:10Z">
              <w:rPr>
                <w:rFonts w:ascii="Times New Roman" w:cs="Times New Roman" w:eastAsia="Times New Roman" w:hAnsi="Times New Roman"/>
                <w:sz w:val="24"/>
                <w:szCs w:val="24"/>
              </w:rPr>
            </w:rPrChange>
          </w:rPr>
          <w:t xml:space="preserve">which will be triggered and managed by AWS Step Functions. Step Functions orchestrates the task lifecycle, ensuring that the Fargate container is provisioned, executed, and its results are logged before transitioning to the next state.</w:t>
        </w:r>
      </w:ins>
      <w:del w:author="Fariz Yusri" w:id="0" w:date="2026-04-01T17:08:10Z">
        <w:r w:rsidDel="00000000" w:rsidR="00000000" w:rsidRPr="00000000">
          <w:rPr>
            <w:rFonts w:ascii="Times New Roman" w:cs="Times New Roman" w:eastAsia="Times New Roman" w:hAnsi="Times New Roman"/>
            <w:sz w:val="24"/>
            <w:szCs w:val="24"/>
            <w:rtl w:val="0"/>
            <w:rPrChange w:author="Fariz Yusri" w:id="1" w:date="2026-04-01T17:08:10Z">
              <w:rPr>
                <w:rFonts w:ascii="Times New Roman" w:cs="Times New Roman" w:eastAsia="Times New Roman" w:hAnsi="Times New Roman"/>
                <w:sz w:val="24"/>
                <w:szCs w:val="24"/>
              </w:rPr>
            </w:rPrChange>
          </w:rPr>
          <w:delText xml:space="preserve">which will be triggered via SQS. ECS scales the number of Fargate tasks based on SQS queue depth using Application Auto Scaling, </w:delText>
        </w:r>
        <w:r w:rsidDel="00000000" w:rsidR="00000000" w:rsidRPr="00000000">
          <w:rPr>
            <w:rFonts w:ascii="Times New Roman" w:cs="Times New Roman" w:eastAsia="Times New Roman" w:hAnsi="Times New Roman"/>
            <w:sz w:val="24"/>
            <w:szCs w:val="24"/>
            <w:rtl w:val="0"/>
          </w:rPr>
          <w:delText xml:space="preserve">t</w:delText>
        </w:r>
      </w:del>
      <w:ins w:author="Fariz Yusri" w:id="0" w:date="2026-04-01T17:08:10Z">
        <w:r w:rsidDel="00000000" w:rsidR="00000000" w:rsidRPr="00000000">
          <w:rPr>
            <w:rFonts w:ascii="Times New Roman" w:cs="Times New Roman" w:eastAsia="Times New Roman" w:hAnsi="Times New Roman"/>
            <w:sz w:val="24"/>
            <w:szCs w:val="24"/>
            <w:rtl w:val="0"/>
          </w:rPr>
          <w:t xml:space="preserve">T</w:t>
        </w:r>
      </w:ins>
      <w:r w:rsidDel="00000000" w:rsidR="00000000" w:rsidRPr="00000000">
        <w:rPr>
          <w:rFonts w:ascii="Times New Roman" w:cs="Times New Roman" w:eastAsia="Times New Roman" w:hAnsi="Times New Roman"/>
          <w:sz w:val="24"/>
          <w:szCs w:val="24"/>
          <w:rtl w:val="0"/>
        </w:rPr>
        <w:t xml:space="preserve">his allows us to scale automatically (and to zero if idle), which may be useful as this is a new application and we are uncertain about potential traffic flows. As Lambda and Fargate (used purely as a background ML worker) are scaled on demand, we do not need a Load Balancer unlike with running fixed servers.</w:t>
      </w:r>
    </w:p>
    <w:p w:rsidR="00000000" w:rsidDel="00000000" w:rsidP="00000000" w:rsidRDefault="00000000" w:rsidRPr="00000000" w14:paraId="0000009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4. Evaluation of the cloud architecture  </w:t>
      </w: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our SaaS product can bridge the data capability gap for SMEs, its performance must be efficient and also cost-effective. Our product’s AWS-based architecture can be evaluated with four key metrics, which will be discussed in Sections 6.1 to 6.4. </w:t>
      </w:r>
    </w:p>
    <w:p w:rsidR="00000000" w:rsidDel="00000000" w:rsidP="00000000" w:rsidRDefault="00000000" w:rsidRPr="00000000" w14:paraId="0000009D">
      <w:pPr>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4.1. Architecture Quality</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are utilising a serverless-first design, we should assess the integrity and efficiency of the platform compared to traditional always-on servers. We identify the following performance metrics to evaluate our architecture performance:</w:t>
      </w:r>
    </w:p>
    <w:p w:rsidR="00000000" w:rsidDel="00000000" w:rsidP="00000000" w:rsidRDefault="00000000" w:rsidRPr="00000000" w14:paraId="000000A0">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latency: Time for API Gateway and lambda to respond</w:t>
      </w:r>
    </w:p>
    <w:p w:rsidR="00000000" w:rsidDel="00000000" w:rsidP="00000000" w:rsidRDefault="00000000" w:rsidRPr="00000000" w14:paraId="000000A1">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and Visualisation response time: Monitoring the end-to-end duration for </w:t>
      </w:r>
      <w:commentRangeStart w:id="1"/>
      <w:r w:rsidDel="00000000" w:rsidR="00000000" w:rsidRPr="00000000">
        <w:rPr>
          <w:rFonts w:ascii="Times New Roman" w:cs="Times New Roman" w:eastAsia="Times New Roman" w:hAnsi="Times New Roman"/>
          <w:sz w:val="24"/>
          <w:szCs w:val="24"/>
          <w:rtl w:val="0"/>
        </w:rPr>
        <w:t xml:space="preserve">AWS Nova 2 Lite</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to generate natural language insights and visualization metadata.</w:t>
      </w:r>
    </w:p>
    <w:p w:rsidR="00000000" w:rsidDel="00000000" w:rsidP="00000000" w:rsidRDefault="00000000" w:rsidRPr="00000000" w14:paraId="000000A2">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job startup time: Time between job request and Fargate task start</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CloudWatch for monitoring above performances. </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4.2. Scalability and Reliability </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for retail SMEs to rely on the platform for daily operations, the infrastructure must accommodate for growth and maintain high reliability. The platform’s reliability will ensure the long-term retention of users. We will evaluate scalability by testing the system on different test scenarios:</w:t>
      </w:r>
    </w:p>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tl w:val="0"/>
        </w:rPr>
      </w:r>
    </w:p>
    <w:tbl>
      <w:tblPr>
        <w:tblStyle w:val="Table4"/>
        <w:tblW w:w="715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745"/>
        <w:gridCol w:w="2400"/>
        <w:tblGridChange w:id="0">
          <w:tblGrid>
            <w:gridCol w:w="2010"/>
            <w:gridCol w:w="2745"/>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Concurrent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Training Jobs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Light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jobs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Medium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jobs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Heavy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 jobs</w:t>
            </w:r>
          </w:p>
        </w:tc>
      </w:tr>
    </w:tbl>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each scenario, we track the metrics mentioned earlier in architecture quality and map onto a graph. A sign of good scalability should observe that lambda response time remain stable, response times remain consistent and Fargate tasks are successfully orchestrated according to the workflow demand.</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platform’s reliability, we will conduct simulated disruptions within a staged environment. This involves disrupting specific infrastructure components, such as terminating an active AWS Fargate ML worker in the middle of a task or by simulating a complete outage of an AWS Availability Zone (AZ).</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reliable if the conversational interface (chatbot) remains fully accessible and seamlessly reroutes traffic to a healthy AZ without dropping user sessions. Additionally, any disrupted Machine Learning jobs are not lost but rather caught by the AWS Step Functions error handling logic, which can then trigger a retry of the Fargate worker. This ensures there is no sudden data loss or downtime during physical hardware outages.</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4.x.</w:t>
      </w:r>
      <w:ins w:author="Rasyiqah Salim" w:id="2" w:date="2026-04-02T06:15:10Z">
        <w:r w:rsidDel="00000000" w:rsidR="00000000" w:rsidRPr="00000000">
          <w:rPr>
            <w:rFonts w:ascii="Times New Roman" w:cs="Times New Roman" w:eastAsia="Times New Roman" w:hAnsi="Times New Roman"/>
            <w:sz w:val="24"/>
            <w:szCs w:val="24"/>
            <w:u w:val="single"/>
            <w:rtl w:val="0"/>
          </w:rPr>
          <w:t xml:space="preserve">AWS Infrastructure Cost Breakdown</w:t>
        </w:r>
      </w:ins>
      <w:del w:author="Rasyiqah Salim" w:id="2" w:date="2026-04-02T06:15:10Z">
        <w:r w:rsidDel="00000000" w:rsidR="00000000" w:rsidRPr="00000000">
          <w:rPr>
            <w:rFonts w:ascii="Times New Roman" w:cs="Times New Roman" w:eastAsia="Times New Roman" w:hAnsi="Times New Roman"/>
            <w:sz w:val="24"/>
            <w:szCs w:val="24"/>
            <w:u w:val="single"/>
            <w:rtl w:val="0"/>
          </w:rPr>
          <w:delText xml:space="preserve"> Cost to Performance metric</w:delText>
        </w:r>
      </w:del>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t xml:space="preserve">Below is an estimation of the cost of our cloud service</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p w:rsidR="00000000" w:rsidDel="00000000" w:rsidP="00000000" w:rsidRDefault="00000000" w:rsidRPr="00000000" w14:paraId="000000B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user completes 1 project per month</w:t>
      </w:r>
    </w:p>
    <w:p w:rsidR="00000000" w:rsidDel="00000000" w:rsidP="00000000" w:rsidRDefault="00000000" w:rsidRPr="00000000" w14:paraId="000000B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project = 1 job</w:t>
      </w:r>
    </w:p>
    <w:p w:rsidR="00000000" w:rsidDel="00000000" w:rsidP="00000000" w:rsidRDefault="00000000" w:rsidRPr="00000000" w14:paraId="000000BD">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API calls</w:t>
      </w:r>
    </w:p>
    <w:p w:rsidR="00000000" w:rsidDel="00000000" w:rsidP="00000000" w:rsidRDefault="00000000" w:rsidRPr="00000000" w14:paraId="000000BE">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login + upload = 2 calls</w:t>
      </w:r>
    </w:p>
    <w:p w:rsidR="00000000" w:rsidDel="00000000" w:rsidP="00000000" w:rsidRDefault="00000000" w:rsidRPr="00000000" w14:paraId="000000BF">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use case selection = 2 calls</w:t>
      </w:r>
    </w:p>
    <w:p w:rsidR="00000000" w:rsidDel="00000000" w:rsidP="00000000" w:rsidRDefault="00000000" w:rsidRPr="00000000" w14:paraId="000000C0">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3: problem refinement = 2 calls</w:t>
      </w:r>
    </w:p>
    <w:p w:rsidR="00000000" w:rsidDel="00000000" w:rsidP="00000000" w:rsidRDefault="00000000" w:rsidRPr="00000000" w14:paraId="000000C1">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4: dashboard load = 2 calls</w:t>
      </w:r>
    </w:p>
    <w:p w:rsidR="00000000" w:rsidDel="00000000" w:rsidP="00000000" w:rsidRDefault="00000000" w:rsidRPr="00000000" w14:paraId="000000C2">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5: trigger training + poll job status = 3 calls</w:t>
      </w:r>
    </w:p>
    <w:p w:rsidR="00000000" w:rsidDel="00000000" w:rsidP="00000000" w:rsidRDefault="00000000" w:rsidRPr="00000000" w14:paraId="000000C3">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6: fetch cost/quota = 2 calls</w:t>
      </w:r>
    </w:p>
    <w:p w:rsidR="00000000" w:rsidDel="00000000" w:rsidP="00000000" w:rsidRDefault="00000000" w:rsidRPr="00000000" w14:paraId="000000C4">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7: fetch results = 2 calls</w:t>
      </w:r>
    </w:p>
    <w:p w:rsidR="00000000" w:rsidDel="00000000" w:rsidP="00000000" w:rsidRDefault="00000000" w:rsidRPr="00000000" w14:paraId="000000C5">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 </w:t>
      </w:r>
      <w:r w:rsidDel="00000000" w:rsidR="00000000" w:rsidRPr="00000000">
        <w:rPr>
          <w:rFonts w:ascii="Times New Roman" w:cs="Times New Roman" w:eastAsia="Times New Roman" w:hAnsi="Times New Roman"/>
          <w:b w:val="1"/>
          <w:bCs w:val="1"/>
          <w:rtl w:val="0"/>
        </w:rPr>
        <w:t xml:space="preserve">~15 calls</w:t>
      </w:r>
      <w:r w:rsidDel="00000000" w:rsidR="00000000" w:rsidRPr="00000000">
        <w:rPr>
          <w:rtl w:val="0"/>
        </w:rPr>
      </w:r>
    </w:p>
    <w:p w:rsidR="00000000" w:rsidDel="00000000" w:rsidP="00000000" w:rsidRDefault="00000000" w:rsidRPr="00000000" w14:paraId="000000C6">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Fargate training job</w:t>
      </w:r>
    </w:p>
    <w:p w:rsidR="00000000" w:rsidDel="00000000" w:rsidP="00000000" w:rsidRDefault="00000000" w:rsidRPr="00000000" w14:paraId="000000C7">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model architecture</w:t>
      </w:r>
    </w:p>
    <w:p w:rsidR="00000000" w:rsidDel="00000000" w:rsidP="00000000" w:rsidRDefault="00000000" w:rsidRPr="00000000" w14:paraId="000000C8">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Bedrock calls</w:t>
      </w:r>
    </w:p>
    <w:p w:rsidR="00000000" w:rsidDel="00000000" w:rsidP="00000000" w:rsidRDefault="00000000" w:rsidRPr="00000000" w14:paraId="000000C9">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3 problem refinement: ~3 back-and-forth messages</w:t>
      </w:r>
    </w:p>
    <w:p w:rsidR="00000000" w:rsidDel="00000000" w:rsidP="00000000" w:rsidRDefault="00000000" w:rsidRPr="00000000" w14:paraId="000000CA">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4 AI-generated insights: ~2 calls</w:t>
      </w:r>
    </w:p>
    <w:p w:rsidR="00000000" w:rsidDel="00000000" w:rsidP="00000000" w:rsidRDefault="00000000" w:rsidRPr="00000000" w14:paraId="000000CB">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7 results interpretation: ~2 calls</w:t>
      </w:r>
    </w:p>
    <w:p w:rsidR="00000000" w:rsidDel="00000000" w:rsidP="00000000" w:rsidRDefault="00000000" w:rsidRPr="00000000" w14:paraId="000000CC">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 </w:t>
      </w:r>
      <w:r w:rsidDel="00000000" w:rsidR="00000000" w:rsidRPr="00000000">
        <w:rPr>
          <w:rFonts w:ascii="Times New Roman" w:cs="Times New Roman" w:eastAsia="Times New Roman" w:hAnsi="Times New Roman"/>
          <w:b w:val="1"/>
          <w:bCs w:val="1"/>
          <w:rtl w:val="0"/>
        </w:rPr>
        <w:t xml:space="preserve">~7 calls</w:t>
      </w:r>
      <w:r w:rsidDel="00000000" w:rsidR="00000000" w:rsidRPr="00000000">
        <w:rPr>
          <w:rtl w:val="0"/>
        </w:rPr>
      </w:r>
    </w:p>
    <w:p w:rsidR="00000000" w:rsidDel="00000000" w:rsidP="00000000" w:rsidRDefault="00000000" w:rsidRPr="00000000" w14:paraId="000000CD">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15MB data stored (user CSV + model artefacts)</w:t>
      </w:r>
    </w:p>
    <w:p w:rsidR="00000000" w:rsidDel="00000000" w:rsidP="00000000" w:rsidRDefault="00000000" w:rsidRPr="00000000" w14:paraId="000000CE">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CSV (sales/inventory data for a small retailer): ~10MB</w:t>
      </w:r>
    </w:p>
    <w:p w:rsidR="00000000" w:rsidDel="00000000" w:rsidP="00000000" w:rsidRDefault="00000000" w:rsidRPr="00000000" w14:paraId="000000CF">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model.pkl artefact (sklearn/xgboost): ~3MB</w:t>
      </w:r>
    </w:p>
    <w:p w:rsidR="00000000" w:rsidDel="00000000" w:rsidP="00000000" w:rsidRDefault="00000000" w:rsidRPr="00000000" w14:paraId="000000D0">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and plots saved to S3: ~2MB</w:t>
      </w:r>
    </w:p>
    <w:p w:rsidR="00000000" w:rsidDel="00000000" w:rsidP="00000000" w:rsidRDefault="00000000" w:rsidRPr="00000000" w14:paraId="000000D1">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 </w:t>
      </w:r>
      <w:r w:rsidDel="00000000" w:rsidR="00000000" w:rsidRPr="00000000">
        <w:rPr>
          <w:rFonts w:ascii="Times New Roman" w:cs="Times New Roman" w:eastAsia="Times New Roman" w:hAnsi="Times New Roman"/>
          <w:b w:val="1"/>
          <w:bCs w:val="1"/>
          <w:rtl w:val="0"/>
        </w:rPr>
        <w:t xml:space="preserve">~15MB</w:t>
      </w:r>
      <w:r w:rsidDel="00000000" w:rsidR="00000000" w:rsidRPr="00000000">
        <w:rPr>
          <w:rtl w:val="0"/>
        </w:rPr>
      </w:r>
    </w:p>
    <w:p w:rsidR="00000000" w:rsidDel="00000000" w:rsidP="00000000" w:rsidRDefault="00000000" w:rsidRPr="00000000" w14:paraId="000000D2">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DynamoDB reads + 10 writes</w:t>
      </w:r>
    </w:p>
    <w:p w:rsidR="00000000" w:rsidDel="00000000" w:rsidP="00000000" w:rsidRDefault="00000000" w:rsidRPr="00000000" w14:paraId="000000D3">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Reads: each of the 15 API calls that touch DB does ~2 reads on average = 30</w:t>
      </w:r>
    </w:p>
    <w:p w:rsidR="00000000" w:rsidDel="00000000" w:rsidP="00000000" w:rsidRDefault="00000000" w:rsidRPr="00000000" w14:paraId="000000D4">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Writes: project creation, job record, chat messages saved, result stored = ~10 writes</w:t>
      </w:r>
    </w:p>
    <w:tbl>
      <w:tblPr>
        <w:tblStyle w:val="Table5"/>
        <w:tblW w:w="1050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560"/>
        <w:gridCol w:w="1770"/>
        <w:gridCol w:w="1990.0000000000011"/>
        <w:gridCol w:w="3769.999999999999"/>
        <w:tblGridChange w:id="0">
          <w:tblGrid>
            <w:gridCol w:w="1410"/>
            <w:gridCol w:w="1560"/>
            <w:gridCol w:w="1770"/>
            <w:gridCol w:w="1990.0000000000011"/>
            <w:gridCol w:w="3769.999999999999"/>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Light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Medium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Heavy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Remarks/Calculation basis</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users, 10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users, 100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users, 1000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NAT gateway used </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300 reads + 100 writes per month → within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3000 reads + 1000 writes per month → within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del w:author="Rasyiqah Salim" w:id="3" w:date="2026-04-02T06:17:41Z">
              <w:r w:rsidDel="00000000" w:rsidR="00000000" w:rsidRPr="00000000">
                <w:rPr>
                  <w:rFonts w:ascii="Times New Roman" w:cs="Times New Roman" w:eastAsia="Times New Roman" w:hAnsi="Times New Roman"/>
                  <w:sz w:val="20"/>
                  <w:szCs w:val="20"/>
                  <w:rtl w:val="0"/>
                </w:rPr>
                <w:delText xml:space="preserve">$1-2</w:delText>
              </w:r>
            </w:del>
            <w:r w:rsidDel="00000000" w:rsidR="00000000" w:rsidRPr="00000000">
              <w:rPr>
                <w:rtl w:val="0"/>
              </w:rPr>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30000 reads + 10000 writes per month = ~ 0.01 reads per sec on average → within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provides 25 WCU and 25 RCU with 25 GB storage</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w:t>
            </w:r>
          </w:p>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Reads: jobs × 30 × $0.0000001425</w:t>
            </w:r>
          </w:p>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Writes: jobs × 10 × $0.00000071</w:t>
            </w:r>
          </w:p>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0.285 USD per GB of storage</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0"/>
                <w:szCs w:val="20"/>
              </w:rPr>
            </w:pPr>
            <w:commentRangeStart w:id="2"/>
            <w:r w:rsidDel="00000000" w:rsidR="00000000" w:rsidRPr="00000000">
              <w:rPr>
                <w:rFonts w:ascii="Times New Roman" w:cs="Times New Roman" w:eastAsia="Times New Roman" w:hAnsi="Times New Roman"/>
                <w:sz w:val="20"/>
                <w:szCs w:val="20"/>
                <w:rtl w:val="0"/>
              </w:rPr>
              <w:t xml:space="preserve">S3</w:t>
            </w:r>
            <w:commentRangeEnd w:id="2"/>
            <w:r w:rsidDel="00000000" w:rsidR="00000000" w:rsidRPr="00000000">
              <w:commentReference w:id="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 </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GB)</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 10×15MB = 0.15GB × $0.025 = $0.004</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Requests: 20 PUTs + 50 GETs → ~$0.00012</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$0.00412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(few GBs)</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 100×15MB = 1.5GB × $0.025 = $0.038</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Requests: 200 PUTs + 500 GETs → ~ $0.0012</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$0.0392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GBs)</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 1,000×15MB = 15GB × $0.025 = $0.375</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Requests: 2000 PUTs + 5000 GETs → ~$0.012</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$0.387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Standard costs ~$0.023/GB/month in ap-southeast-1</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Storage: jobs × 15MB = total GB</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$0.025/GB/month</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PUT: $0.000005/request</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 $0.0000004/request</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PUTs + 5 GETs per project</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150 req → still within 1M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1500 req → still within 1M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15,000 req → still within 1M free tier</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Compute: 15K × 0.5GB × 1s = 7,500 GB-s → within 400K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Requests: users × 15 calls/project</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1M req/month (permanent)</w:t>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$0.000167/1K req</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 avg 512MB, 1s/call</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400K GB-s/month</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$0.0000167/GB-s</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 × $0.00000425</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$0.001</w:t>
            </w:r>
          </w:p>
        </w:tc>
        <w:tc>
          <w:tcPr>
            <w:tcBorders>
              <w:top w:color="000000" w:space="0" w:sz="3" w:val="single"/>
              <w:left w:color="000000" w:space="0" w:sz="3" w:val="single"/>
              <w:bottom w:color="000000" w:space="0" w:sz="3" w:val="single"/>
              <w:right w:color="000000" w:space="0" w:sz="3" w:val="single"/>
            </w:tcBorders>
            <w:tcMar>
              <w:top w:w="100.0" w:type="dxa"/>
              <w:left w:w="140.0" w:type="dxa"/>
              <w:bottom w:w="100.0" w:type="dxa"/>
              <w:right w:w="140.0" w:type="dxa"/>
            </w:tcMar>
            <w:vAlign w:val="top"/>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 × $0.00000425</w:t>
            </w:r>
          </w:p>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$0.01</w:t>
            </w:r>
          </w:p>
        </w:tc>
        <w:tc>
          <w:tcPr>
            <w:tcBorders>
              <w:top w:color="000000" w:space="0" w:sz="3" w:val="single"/>
              <w:left w:color="000000" w:space="0" w:sz="3" w:val="single"/>
              <w:bottom w:color="000000" w:space="0" w:sz="3" w:val="single"/>
              <w:right w:color="000000" w:space="0" w:sz="3" w:val="single"/>
            </w:tcBorders>
            <w:tcMar>
              <w:top w:w="100.0" w:type="dxa"/>
              <w:left w:w="140.0" w:type="dxa"/>
              <w:bottom w:w="100.0" w:type="dxa"/>
              <w:right w:w="140.0" w:type="dxa"/>
            </w:tcMar>
            <w:vAlign w:val="top"/>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 × $0.00000425</w:t>
            </w:r>
          </w:p>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jobs × 15 calls × $0.00000425/call</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$4.25 per million requests</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10 MAUs → within 10,000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100 MAUs → within 10,000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1000 MAUs → within 10,000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 monthly active user (MAU)</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10,000 MAUs</w:t>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$0.0055/MAU</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CloudFront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 within the 1TB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 within the 1TB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p w:rsidR="00000000" w:rsidDel="00000000" w:rsidP="00000000" w:rsidRDefault="00000000" w:rsidRPr="00000000" w14:paraId="00000136">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~1,000MB = 1GB → within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Next.js SPA ~1MB/session</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1TB/month + 10M requests free</w:t>
            </w:r>
          </w:p>
          <w:p w:rsidR="00000000" w:rsidDel="00000000" w:rsidP="00000000" w:rsidRDefault="00000000" w:rsidRPr="00000000" w14:paraId="000001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Heavily cached — repeat visits near zero</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10 × 6 = 60 → within 4,000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100 × 6 = 600 → within 4,000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 6 = 6,000 transitions</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6,000 − 4,000 = 2,000 billable</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 × $0.000025 =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Transitions: jobs × 6 steps/job</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4,000 transitions/month</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$0.000025/transition</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ECS Fargate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x $0.05</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~$0.50 </w:t>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x $0.05</w:t>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x $0.05</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~$5025</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$0.05/job </w:t>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architecture diagram)</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vCPU · 2GB · ~30 min/job</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Scales to zero when idle</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2GB × $0.10</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~$0.20 </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2GB × $0.10</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~$0.10 </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2GB × $0.10</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~$0.10 </w:t>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~2GB image stored all month</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$0.10/GB/month storage</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Layer caching = minimal transfer cost</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regardless of job count</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Bedrock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 7 × $0.001</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~$8-10</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 7 × $0.001</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~$30-80</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 × 7 × $0.001</w:t>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jobs × 7 calls × $0.001/call</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$1.00/M input tokens</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$5.00/M output tokens</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~$0.001/call (from architecture diagram)</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 volume minimal →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 volume minimal →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~1,000 Lambda invocations → still well within 5GB free log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Free tier: 5GB log ingestion</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dashboards/month free</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custom metrics free</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Beyond logs: $0.70/GB</w:t>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Amazon SageMaker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 cost breakdown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 shown is for </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ap-southeast-1</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sc.t3.medium</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vCPU, 4 GB</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$0.063/hr</w:t>
            </w:r>
          </w:p>
        </w:tc>
      </w:tr>
    </w:tbl>
    <w:p w:rsidR="00000000" w:rsidDel="00000000" w:rsidP="00000000" w:rsidRDefault="00000000" w:rsidRPr="00000000" w14:paraId="00000189">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4.3. Security </w:t>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platform potentially processes confidential data from SMEs, proving the effectiveness of our security architecture is crucial to establishing and maintaining user trust. To evaluate whether the proposed SaaS security measures work as intended, we will subject the platform to rigorous vulnerability and boundary testing across three key areas:</w:t>
      </w:r>
    </w:p>
    <w:p w:rsidR="00000000" w:rsidDel="00000000" w:rsidP="00000000" w:rsidRDefault="00000000" w:rsidRPr="00000000" w14:paraId="0000018C">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210"/>
        <w:tblGridChange w:id="0">
          <w:tblGrid>
            <w:gridCol w:w="2790"/>
            <w:gridCol w:w="6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Chatbot Vulnerability and Leak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conversational interface will be evaluated using prompt injection and boundary testing. This ensures the chatbot strictly prevents unauthorized data leaks, ensuring that it only retrieves and discusses data explicitly tied to the current authenticated user's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Cross-Tenant Authorization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effectiveness of Amazon Cognito and our multi-tenant separation can be evaluated by role-based access testing. This involves simulating scenarios where one authenticated SME attempts to access, view, or query the datasets and predictive models of other SMEs, ensuring that strict data isolation holds up under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Isolation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 regular vulnerability scanning and external penetration testing to verify that our private subnets are fully secure. This ensures that backend systems (storage and ML workers) completely block direct public internet access and strictly route allowable traffic through the API Gateway.</w:t>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z w:val="24"/>
          <w:szCs w:val="24"/>
          <w:u w:val="single"/>
        </w:rPr>
      </w:pPr>
      <w:commentRangeStart w:id="3"/>
      <w:r w:rsidDel="00000000" w:rsidR="00000000" w:rsidRPr="00000000">
        <w:rPr>
          <w:rFonts w:ascii="Times New Roman" w:cs="Times New Roman" w:eastAsia="Times New Roman" w:hAnsi="Times New Roman"/>
          <w:sz w:val="24"/>
          <w:szCs w:val="24"/>
          <w:u w:val="single"/>
          <w:rtl w:val="0"/>
        </w:rPr>
        <w:t xml:space="preserve">4.4. Business-level Key Performance Indexes (KPIs)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SaaS performance can be measured by its direct impact on business viability and operational success of its users. KPIs allow the platform to quantify how effectively it is closing the compatibility gap for retail SMEs. By monitoring these indicators, the system ensures that infrastructure costs are maintained and that the user experience is of top quality.</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Table X: KPIs to ensure Maximum Impact of the Proposed SaaS</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210"/>
        <w:tblGridChange w:id="0">
          <w:tblGrid>
            <w:gridCol w:w="2790"/>
            <w:gridCol w:w="6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Churn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KPI monitors the rate at which SMEs cancel their subscriptions. By tracking when users leave, the system can identify technical or operational bottlenecks that may be driving users to opt out of using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Cost Per Tenant (CPT)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cloud compute and storage expenditures are tracked per user across the “Free”, “Growth”, and “Pro” tiers to ensure that the pricing strategy remains profitable and sustainable. The architecture can then be scaled economically to ensure that low-cost entry points are viable (i.e “Growth” tier).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Time-to-Insight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measures the end-to-end duration from an SME’s initial problem alignment via the chatbot, to the delivery of the predictive models or business suggestions. Optimization of the pipeline can be carried out to deliver predictive models/outputs faster.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Adoption Rates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KPI checks which analytical model or chatbot tools are used the most often. Any future investments towards improving the product will always be focused on the real challenges faced by the retail SMEs, making sure that the product is relevant always. </w:t>
            </w:r>
          </w:p>
        </w:tc>
      </w:tr>
    </w:tbl>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Rework on 4.4 (or business evaluation) –)</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quantify RetailMind’s competitive advantage for retail SMEs, we benchmarked our platform against 2 industry baselines: Roboflow, and Amazon Sagemaker. Our user evaluation focused on 3 main performance scenarios having the goal to </w:t>
      </w:r>
      <w:r w:rsidDel="00000000" w:rsidR="00000000" w:rsidRPr="00000000">
        <w:rPr>
          <w:rFonts w:ascii="Times New Roman" w:cs="Times New Roman" w:eastAsia="Times New Roman" w:hAnsi="Times New Roman"/>
          <w:b w:val="1"/>
          <w:bCs w:val="1"/>
          <w:sz w:val="24"/>
          <w:szCs w:val="24"/>
          <w:rtl w:val="0"/>
        </w:rPr>
        <w:t xml:space="preserve">reduce technical barriers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accelerate decision-making</w:t>
      </w:r>
      <w:r w:rsidDel="00000000" w:rsidR="00000000" w:rsidRPr="00000000">
        <w:rPr>
          <w:rFonts w:ascii="Times New Roman" w:cs="Times New Roman" w:eastAsia="Times New Roman" w:hAnsi="Times New Roman"/>
          <w:sz w:val="24"/>
          <w:szCs w:val="24"/>
          <w:rtl w:val="0"/>
        </w:rPr>
        <w:t xml:space="preserve">. We conducted comparative testing with</w:t>
      </w:r>
      <w:commentRangeStart w:id="4"/>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x</w:t>
      </w:r>
      <w:r w:rsidDel="00000000" w:rsidR="00000000" w:rsidRPr="00000000">
        <w:rPr>
          <w:rFonts w:ascii="Times New Roman" w:cs="Times New Roman" w:eastAsia="Times New Roman" w:hAnsi="Times New Roman"/>
          <w:sz w:val="24"/>
          <w:szCs w:val="24"/>
          <w:rtl w:val="0"/>
        </w:rPr>
        <w:t xml:space="preserve"> users </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across 3 key metrics: </w:t>
      </w:r>
      <w:r w:rsidDel="00000000" w:rsidR="00000000" w:rsidRPr="00000000">
        <w:rPr>
          <w:rFonts w:ascii="Times New Roman" w:cs="Times New Roman" w:eastAsia="Times New Roman" w:hAnsi="Times New Roman"/>
          <w:rtl w:val="0"/>
        </w:rPr>
        <w:t xml:space="preserve">Zero-training time-to-insight (TTI), Intent Alignment, and Recommendation Actionability. Table </w:t>
      </w:r>
      <w:r w:rsidDel="00000000" w:rsidR="00000000" w:rsidRPr="00000000">
        <w:rPr>
          <w:rFonts w:ascii="Times New Roman" w:cs="Times New Roman" w:eastAsia="Times New Roman" w:hAnsi="Times New Roman"/>
          <w:highlight w:val="yellow"/>
          <w:rtl w:val="0"/>
        </w:rPr>
        <w:t xml:space="preserve">x</w:t>
      </w:r>
      <w:r w:rsidDel="00000000" w:rsidR="00000000" w:rsidRPr="00000000">
        <w:rPr>
          <w:rFonts w:ascii="Times New Roman" w:cs="Times New Roman" w:eastAsia="Times New Roman" w:hAnsi="Times New Roman"/>
          <w:rtl w:val="0"/>
        </w:rPr>
        <w:t xml:space="preserve"> and Table </w:t>
      </w:r>
      <w:r w:rsidDel="00000000" w:rsidR="00000000" w:rsidRPr="00000000">
        <w:rPr>
          <w:rFonts w:ascii="Times New Roman" w:cs="Times New Roman" w:eastAsia="Times New Roman" w:hAnsi="Times New Roman"/>
          <w:highlight w:val="yellow"/>
          <w:rtl w:val="0"/>
        </w:rPr>
        <w:t xml:space="preserve">y</w:t>
      </w:r>
      <w:r w:rsidDel="00000000" w:rsidR="00000000" w:rsidRPr="00000000">
        <w:rPr>
          <w:rFonts w:ascii="Times New Roman" w:cs="Times New Roman" w:eastAsia="Times New Roman" w:hAnsi="Times New Roman"/>
          <w:rtl w:val="0"/>
        </w:rPr>
        <w:t xml:space="preserve"> summarizes the quantitative test metrics conducted and the results.</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sz w:val="23"/>
          <w:szCs w:val="23"/>
          <w:u w:val="single"/>
        </w:rPr>
      </w:pPr>
      <w:r w:rsidDel="00000000" w:rsidR="00000000" w:rsidRPr="00000000">
        <w:rPr>
          <w:rFonts w:ascii="Times New Roman" w:cs="Times New Roman" w:eastAsia="Times New Roman" w:hAnsi="Times New Roman"/>
          <w:rtl w:val="0"/>
        </w:rPr>
        <w:t xml:space="preserve">Table</w:t>
      </w:r>
      <w:r w:rsidDel="00000000" w:rsidR="00000000" w:rsidRPr="00000000">
        <w:rPr>
          <w:rFonts w:ascii="Times New Roman" w:cs="Times New Roman" w:eastAsia="Times New Roman" w:hAnsi="Times New Roman"/>
          <w:highlight w:val="yellow"/>
          <w:rtl w:val="0"/>
        </w:rPr>
        <w:t xml:space="preserve"> x</w:t>
      </w:r>
      <w:r w:rsidDel="00000000" w:rsidR="00000000" w:rsidRPr="00000000">
        <w:rPr>
          <w:rFonts w:ascii="Times New Roman" w:cs="Times New Roman" w:eastAsia="Times New Roman" w:hAnsi="Times New Roman"/>
          <w:rtl w:val="0"/>
        </w:rPr>
        <w:t xml:space="preserve">: Test Metrics and Definition</w:t>
      </w:r>
      <w:r w:rsidDel="00000000" w:rsidR="00000000" w:rsidRPr="00000000">
        <w:rPr>
          <w:rtl w:val="0"/>
        </w:rPr>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185"/>
        <w:tblGridChange w:id="0">
          <w:tblGrid>
            <w:gridCol w:w="184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Test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Zero-training time-to-insight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3"/>
                <w:szCs w:val="23"/>
                <w:u w:val="single"/>
              </w:rPr>
            </w:pPr>
            <w:r w:rsidDel="00000000" w:rsidR="00000000" w:rsidRPr="00000000">
              <w:rPr>
                <w:rFonts w:ascii="Times New Roman" w:cs="Times New Roman" w:eastAsia="Times New Roman" w:hAnsi="Times New Roman"/>
                <w:rtl w:val="0"/>
              </w:rPr>
              <w:t xml:space="preserve">The time required for a </w:t>
            </w:r>
            <w:r w:rsidDel="00000000" w:rsidR="00000000" w:rsidRPr="00000000">
              <w:rPr>
                <w:rFonts w:ascii="Times New Roman" w:cs="Times New Roman" w:eastAsia="Times New Roman" w:hAnsi="Times New Roman"/>
                <w:b w:val="1"/>
                <w:bCs w:val="1"/>
                <w:rtl w:val="0"/>
              </w:rPr>
              <w:t xml:space="preserve">new user</w:t>
            </w:r>
            <w:r w:rsidDel="00000000" w:rsidR="00000000" w:rsidRPr="00000000">
              <w:rPr>
                <w:rFonts w:ascii="Times New Roman" w:cs="Times New Roman" w:eastAsia="Times New Roman" w:hAnsi="Times New Roman"/>
                <w:rtl w:val="0"/>
              </w:rPr>
              <w:t xml:space="preserve"> to go from login to their first insight without a manual to guide through.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Intent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of the chatbot to understand business intent and provide reasonable predictive outputs. Tested via 3 distinct business queries, scoring from 0 (does not understand) to 5 (fully understand and provide reasonable outputs)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Recommendation Actionability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what extent does the results include concrete, actionable business suggestions. (i.e., “Suggested Next Steps” and “Key Business Takeaways”). Content analysis scored from 0 (no actions) to 5 (fully expressed suggestions).</w:t>
            </w:r>
          </w:p>
        </w:tc>
      </w:tr>
    </w:tbl>
    <w:p w:rsidR="00000000" w:rsidDel="00000000" w:rsidP="00000000" w:rsidRDefault="00000000" w:rsidRPr="00000000" w14:paraId="000001B0">
      <w:pPr>
        <w:rPr>
          <w:sz w:val="23"/>
          <w:szCs w:val="23"/>
          <w:u w:val="single"/>
        </w:rPr>
      </w:pPr>
      <w:r w:rsidDel="00000000" w:rsidR="00000000" w:rsidRPr="00000000">
        <w:rPr>
          <w:rtl w:val="0"/>
        </w:rPr>
      </w:r>
    </w:p>
    <w:p w:rsidR="00000000" w:rsidDel="00000000" w:rsidP="00000000" w:rsidRDefault="00000000" w:rsidRPr="00000000" w14:paraId="000001B1">
      <w:pPr>
        <w:rPr>
          <w:sz w:val="23"/>
          <w:szCs w:val="23"/>
          <w:highlight w:val="yellow"/>
          <w:u w:val="single"/>
        </w:rPr>
      </w:pPr>
      <w:r w:rsidDel="00000000" w:rsidR="00000000" w:rsidRPr="00000000">
        <w:rPr>
          <w:rFonts w:ascii="Times New Roman" w:cs="Times New Roman" w:eastAsia="Times New Roman" w:hAnsi="Times New Roman"/>
          <w:rtl w:val="0"/>
        </w:rPr>
        <w:t xml:space="preserve">Table</w:t>
      </w:r>
      <w:r w:rsidDel="00000000" w:rsidR="00000000" w:rsidRPr="00000000">
        <w:rPr>
          <w:rFonts w:ascii="Times New Roman" w:cs="Times New Roman" w:eastAsia="Times New Roman" w:hAnsi="Times New Roman"/>
          <w:highlight w:val="yellow"/>
          <w:rtl w:val="0"/>
        </w:rPr>
        <w:t xml:space="preserve"> y</w:t>
      </w:r>
      <w:r w:rsidDel="00000000" w:rsidR="00000000" w:rsidRPr="00000000">
        <w:rPr>
          <w:rFonts w:ascii="Times New Roman" w:cs="Times New Roman" w:eastAsia="Times New Roman" w:hAnsi="Times New Roman"/>
          <w:rtl w:val="0"/>
        </w:rPr>
        <w:t xml:space="preserve">: Quantitative Test Metrics Results on </w:t>
      </w:r>
      <w:r w:rsidDel="00000000" w:rsidR="00000000" w:rsidRPr="00000000">
        <w:rPr>
          <w:rFonts w:ascii="Times New Roman" w:cs="Times New Roman" w:eastAsia="Times New Roman" w:hAnsi="Times New Roman"/>
          <w:highlight w:val="yellow"/>
          <w:rtl w:val="0"/>
        </w:rPr>
        <w:t xml:space="preserve">x users</w:t>
      </w:r>
      <w:r w:rsidDel="00000000" w:rsidR="00000000" w:rsidRPr="00000000">
        <w:rPr>
          <w:rtl w:val="0"/>
        </w:rPr>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1485"/>
        <w:gridCol w:w="1380"/>
        <w:gridCol w:w="3000"/>
        <w:tblGridChange w:id="0">
          <w:tblGrid>
            <w:gridCol w:w="3165"/>
            <w:gridCol w:w="1485"/>
            <w:gridCol w:w="138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Quantitative Test 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RetailMind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Roboflow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Amazon SageMaker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Zero-training time-to-insight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09:30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08:10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09:15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Intent Alignment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1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technical background to achieve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Recommendation Actionability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bl>
    <w:p w:rsidR="00000000" w:rsidDel="00000000" w:rsidP="00000000" w:rsidRDefault="00000000" w:rsidRPr="00000000" w14:paraId="000001C3">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3"/>
          <w:szCs w:val="23"/>
        </w:rPr>
      </w:pPr>
      <w:r w:rsidDel="00000000" w:rsidR="00000000" w:rsidRPr="00000000">
        <w:rPr>
          <w:rFonts w:ascii="Gungsuh" w:cs="Gungsuh" w:eastAsia="Gungsuh" w:hAnsi="Gungsuh"/>
          <w:sz w:val="23"/>
          <w:szCs w:val="23"/>
          <w:rtl w:val="0"/>
        </w:rPr>
        <w:t xml:space="preserve">［To be Refined] We also assessed some </w:t>
      </w:r>
      <w:r w:rsidDel="00000000" w:rsidR="00000000" w:rsidRPr="00000000">
        <w:rPr>
          <w:rFonts w:ascii="Times New Roman" w:cs="Times New Roman" w:eastAsia="Times New Roman" w:hAnsi="Times New Roman"/>
          <w:b w:val="1"/>
          <w:bCs w:val="1"/>
          <w:sz w:val="23"/>
          <w:szCs w:val="23"/>
          <w:rtl w:val="0"/>
        </w:rPr>
        <w:t xml:space="preserve">qualitative aspects beyond the quantitative results </w:t>
      </w:r>
      <w:r w:rsidDel="00000000" w:rsidR="00000000" w:rsidRPr="00000000">
        <w:rPr>
          <w:rFonts w:ascii="Times New Roman" w:cs="Times New Roman" w:eastAsia="Times New Roman" w:hAnsi="Times New Roman"/>
          <w:sz w:val="23"/>
          <w:szCs w:val="23"/>
          <w:rtl w:val="0"/>
        </w:rPr>
        <w:t xml:space="preserve">from our testers. This provides a significant stance on the reason why RetailMind is the optimal choice for our target users:</w:t>
      </w:r>
    </w:p>
    <w:p w:rsidR="00000000" w:rsidDel="00000000" w:rsidP="00000000" w:rsidRDefault="00000000" w:rsidRPr="00000000" w14:paraId="000001C5">
      <w:pPr>
        <w:numPr>
          <w:ilvl w:val="0"/>
          <w:numId w:val="14"/>
        </w:numPr>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b w:val="1"/>
          <w:bCs w:val="1"/>
          <w:sz w:val="23"/>
          <w:szCs w:val="23"/>
          <w:rtl w:val="0"/>
        </w:rPr>
        <w:t xml:space="preserve">Expertise gap bridging</w:t>
      </w:r>
      <w:r w:rsidDel="00000000" w:rsidR="00000000" w:rsidRPr="00000000">
        <w:rPr>
          <w:rFonts w:ascii="Times New Roman" w:cs="Times New Roman" w:eastAsia="Times New Roman" w:hAnsi="Times New Roman"/>
          <w:sz w:val="23"/>
          <w:szCs w:val="23"/>
          <w:rtl w:val="0"/>
        </w:rPr>
        <w:t xml:space="preserve">: Although SageMaker achieves high intent alignment, it requires SQL coding background for data preprocessing, as well as cloud knowledge. RetailMind allows a non-technical person to complete the preprocessing stage simply through clicking a button and interacting with the chatbot to “learn” within the process.</w:t>
      </w:r>
    </w:p>
    <w:p w:rsidR="00000000" w:rsidDel="00000000" w:rsidP="00000000" w:rsidRDefault="00000000" w:rsidRPr="00000000" w14:paraId="000001C6">
      <w:pPr>
        <w:numPr>
          <w:ilvl w:val="0"/>
          <w:numId w:val="14"/>
        </w:numPr>
        <w:ind w:left="720" w:hanging="360"/>
        <w:rPr>
          <w:rFonts w:ascii="Times New Roman" w:cs="Times New Roman" w:eastAsia="Times New Roman" w:hAnsi="Times New Roman"/>
          <w:sz w:val="23"/>
          <w:szCs w:val="23"/>
          <w:u w:val="none"/>
        </w:rPr>
      </w:pPr>
      <w:r w:rsidDel="00000000" w:rsidR="00000000" w:rsidRPr="00000000">
        <w:rPr>
          <w:rFonts w:ascii="Times New Roman" w:cs="Times New Roman" w:eastAsia="Times New Roman" w:hAnsi="Times New Roman"/>
          <w:sz w:val="23"/>
          <w:szCs w:val="23"/>
          <w:rtl w:val="0"/>
        </w:rPr>
        <w:t xml:space="preserve">Business </w:t>
      </w:r>
      <w:r w:rsidDel="00000000" w:rsidR="00000000" w:rsidRPr="00000000">
        <w:rPr>
          <w:rtl w:val="0"/>
        </w:rPr>
      </w:r>
    </w:p>
    <w:sectPr>
      <w:type w:val="nextPage"/>
      <w:pgSz w:h="16838" w:w="11906"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seng sharon" w:id="3" w:date="2026-04-01T16:27:15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 tmr</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see rework on 4.4 below. Will explain rationale tmr</w:t>
      </w:r>
    </w:p>
  </w:comment>
  <w:comment w:author="Rasyiqah Salim" w:id="1" w:date="2026-04-02T06:06:55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change this to claude</w:t>
      </w:r>
    </w:p>
  </w:comment>
  <w:comment w:author="Fariz Yusri" w:id="0" w:date="2026-04-01T17:10:33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w:t>
      </w:r>
    </w:p>
  </w:comment>
  <w:comment w:author="tseng sharon" w:id="4" w:date="2026-04-01T17:13:35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for other users (estimated delivery: by Friday)</w:t>
      </w:r>
    </w:p>
  </w:comment>
  <w:comment w:author="Rasyiqah Salim" w:id="2" w:date="2026-04-02T06:20:39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check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ind w:left="720" w:firstLine="0"/>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